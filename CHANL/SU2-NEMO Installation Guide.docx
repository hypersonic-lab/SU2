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SU2 -Nemo Installation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steps need to be followed to build and install SU2-NEMO from source onto HPC PUMA for a clean installation.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make sure to be on the ‘interactive’ node by using the following commands: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&gt;&gt;puma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&gt;&gt;interactive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folder called ‘REPO’ (or ‘Source_Code’ etc.) where you can install the executable files of CFD solvers such as SU2.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&gt;&gt;mkdir REPO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&gt;&gt;cd REPO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the SU2 repo using: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&gt;&gt;git clone https://github.com/su2code/SU2.git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&gt;&gt;cd SU2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the Python and cmake modules and set compiler variables: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module load python/3.9 cmake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export CC=$(which gcc)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&gt;&gt;export CXX=$(which g++)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SU2 absolute file path to the PATH environment variable: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&gt;&gt;export PATH=$PWD:$PATH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source code: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&gt;&gt;./meson.py build -Denable-mpp=true --prefix=$PWD/SU2_Install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‘build’ is the name of the folder for the current build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-Denable-mpp=true can be left out if Mutation ++ is not required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--prefix will create a specific location to store the ‘Install’ files for SU2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note of the instructions at the end of the build about changing environment variables in the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.bashrc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changes to current environmental variables in command line: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export SU2_RUN=</w:t>
      </w:r>
      <w:sdt>
        <w:sdtPr>
          <w:tag w:val="goog_rdk_0"/>
        </w:sdtPr>
        <w:sdtContent>
          <w:del w:author="Hanquist, Kyle - (hanquist)" w:id="0" w:date="2022-10-10T09:33:00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/home/u12/schengal</w:delText>
            </w:r>
          </w:del>
        </w:sdtContent>
      </w:sdt>
      <w:sdt>
        <w:sdtPr>
          <w:tag w:val="goog_rdk_1"/>
        </w:sdtPr>
        <w:sdtContent>
          <w:ins w:author="Hanquist, Kyle - (hanquist)" w:id="0" w:date="2022-10-10T09:33:00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</w:t>
            </w:r>
          </w:ins>
        </w:sdtContent>
      </w:sdt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/REPO/SU2/SU2_Install/bin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&gt;&gt;export SU2_HOME=</w:t>
      </w:r>
      <w:sdt>
        <w:sdtPr>
          <w:tag w:val="goog_rdk_2"/>
        </w:sdtPr>
        <w:sdtContent>
          <w:ins w:author="Hanquist, Kyle - (hanquist)" w:id="1" w:date="2022-10-10T09:33:00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</w:t>
            </w:r>
          </w:ins>
        </w:sdtContent>
      </w:sdt>
      <w:sdt>
        <w:sdtPr>
          <w:tag w:val="goog_rdk_3"/>
        </w:sdtPr>
        <w:sdtContent>
          <w:del w:author="Hanquist, Kyle - (hanquist)" w:id="1" w:date="2022-10-10T09:33:00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/home/u12/schengal</w:delText>
            </w:r>
          </w:del>
        </w:sdtContent>
      </w:sdt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/REPO/SU2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&gt;&gt;export PATH=$PATH:$SU2_RUN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&gt;&gt;export PYTHONPATH=$PYTHONPATH:$SU2_RUN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build created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&gt;&gt;./ninja -C build install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following to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.bashrc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(as per the instructions at the end of build, excepting for LD_LIBRARY_PATH):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#*****************SU2****************************************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SU2_RUN=</w:t>
      </w:r>
      <w:sdt>
        <w:sdtPr>
          <w:tag w:val="goog_rdk_4"/>
        </w:sdtPr>
        <w:sdtContent>
          <w:del w:author="Hanquist, Kyle - (hanquist)" w:id="2" w:date="2022-10-10T09:33:00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/home/u12/schengal</w:delText>
            </w:r>
          </w:del>
        </w:sdtContent>
      </w:sdt>
      <w:sdt>
        <w:sdtPr>
          <w:tag w:val="goog_rdk_5"/>
        </w:sdtPr>
        <w:sdtContent>
          <w:ins w:author="Hanquist, Kyle - (hanquist)" w:id="2" w:date="2022-10-10T09:33:00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</w:t>
            </w:r>
          </w:ins>
        </w:sdtContent>
      </w:sdt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/REPO/SU2/SU2_Install/bin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SU2_HOME=</w:t>
      </w:r>
      <w:sdt>
        <w:sdtPr>
          <w:tag w:val="goog_rdk_6"/>
        </w:sdtPr>
        <w:sdtContent>
          <w:del w:author="Hanquist, Kyle - (hanquist)" w:id="3" w:date="2022-10-10T09:33:00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/home/u12/schengal</w:delText>
            </w:r>
          </w:del>
        </w:sdtContent>
      </w:sdt>
      <w:sdt>
        <w:sdtPr>
          <w:tag w:val="goog_rdk_7"/>
        </w:sdtPr>
        <w:sdtContent>
          <w:ins w:author="Hanquist, Kyle - (hanquist)" w:id="3" w:date="2022-10-10T09:33:00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</w:t>
            </w:r>
          </w:ins>
        </w:sdtContent>
      </w:sdt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/REPO/SU2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PATH=$PATH:$SU2_RUN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PYTHONPATH=$PYTHONPATH:$SU2_RUN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#**************Mutation++************************************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MPP_DATA_DIRECTORY=$SU2_HOME/subprojects/Mutationpp/data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LD_LIBRARY_PATH=$SU2_HOME/install/usr/local/lib64:$LD_LIBRARY_PATH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LD_LIBRARY_PATH=$SU2_HOME/build/subprojects/Mutationpp:$LD_LIBRARY_PATH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F09BA"/>
    <w:pPr>
      <w:ind w:left="720"/>
      <w:contextualSpacing w:val="1"/>
    </w:pPr>
  </w:style>
  <w:style w:type="paragraph" w:styleId="NoSpacing">
    <w:name w:val="No Spacing"/>
    <w:uiPriority w:val="1"/>
    <w:qFormat w:val="1"/>
    <w:rsid w:val="00EF09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1"/>
    <w:rsid w:val="00EF09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F09BA"/>
    <w:rPr>
      <w:color w:val="605e5c"/>
      <w:shd w:color="auto" w:fill="e1dfdd" w:val="clear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DE6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DE63D3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DE63D3"/>
    <w:rPr>
      <w:rFonts w:ascii="Courier New" w:cs="Courier New" w:eastAsia="Times New Roman" w:hAnsi="Courier New"/>
      <w:sz w:val="20"/>
      <w:szCs w:val="20"/>
    </w:rPr>
  </w:style>
  <w:style w:type="paragraph" w:styleId="Revision">
    <w:name w:val="Revision"/>
    <w:hidden w:val="1"/>
    <w:uiPriority w:val="99"/>
    <w:semiHidden w:val="1"/>
    <w:rsid w:val="00B0054E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eU6TyVetu68EXotXvs1U96Z9mw==">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2022-10-06T06:38:00Z</dcterms:created>
  <dc:creator>Sruthi</dc:creator>
</cp:coreProperties>
</file>